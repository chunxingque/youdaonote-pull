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5A2" w:rsidRDefault="00EC75A2" w:rsidP="00EC75A2">
      <w:pPr>
        <w:rPr>
          <w:ins w:id="0" w:author="i" w:date="2018-04-26T16:49:00Z"/>
        </w:rPr>
      </w:pPr>
      <w:ins w:id="1" w:author="i" w:date="2018-04-26T16:49:00Z">
        <w:r>
          <w:rPr>
            <w:rFonts w:hint="eastAsia"/>
          </w:rPr>
          <w:t>按图操作</w:t>
        </w:r>
      </w:ins>
    </w:p>
    <w:p w:rsidR="00561799" w:rsidRDefault="00DA2C1C"/>
    <w:p w:rsidR="00EC75A2" w:rsidRDefault="00EC75A2">
      <w:pPr>
        <w:rPr>
          <w:ins w:id="2" w:author="i" w:date="2018-04-26T16:50:00Z"/>
        </w:rPr>
      </w:pPr>
      <w:ins w:id="3" w:author="i" w:date="2018-04-26T16:48:00Z">
        <w:r>
          <w:rPr>
            <w:noProof/>
          </w:rPr>
          <w:drawing>
            <wp:inline distT="0" distB="0" distL="0" distR="0" wp14:anchorId="5D5D8E47" wp14:editId="4EAE923D">
              <wp:extent cx="1928534" cy="3352089"/>
              <wp:effectExtent l="0" t="0" r="0" b="1270"/>
              <wp:docPr id="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4085" cy="33791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bookmarkStart w:id="4" w:name="_GoBack"/>
      <w:bookmarkEnd w:id="4"/>
    </w:p>
    <w:p w:rsidR="00EC75A2" w:rsidRDefault="00EC75A2">
      <w:pPr>
        <w:rPr>
          <w:ins w:id="5" w:author="i" w:date="2018-04-26T16:50:00Z"/>
        </w:rPr>
      </w:pPr>
    </w:p>
    <w:p w:rsidR="00EC75A2" w:rsidRDefault="00EC75A2">
      <w:pPr>
        <w:rPr>
          <w:ins w:id="6" w:author="i" w:date="2018-04-26T16:46:00Z"/>
        </w:rPr>
      </w:pPr>
    </w:p>
    <w:p w:rsidR="00EC75A2" w:rsidRDefault="00EC75A2">
      <w:pPr>
        <w:rPr>
          <w:ins w:id="7" w:author="i" w:date="2018-04-26T16:46:00Z"/>
        </w:rPr>
      </w:pPr>
      <w:proofErr w:type="gramStart"/>
      <w:ins w:id="8" w:author="i" w:date="2018-04-26T16:47:00Z">
        <w:r>
          <w:rPr>
            <w:rFonts w:hint="eastAsia"/>
          </w:rPr>
          <w:t>点击</w:t>
        </w:r>
        <w:r>
          <w:t>正</w:t>
        </w:r>
        <w:proofErr w:type="gramEnd"/>
        <w:r>
          <w:t>中央的位置</w:t>
        </w:r>
      </w:ins>
    </w:p>
    <w:p w:rsidR="00EC75A2" w:rsidRDefault="00EC75A2">
      <w:ins w:id="9" w:author="i" w:date="2018-04-26T16:46:00Z">
        <w:r>
          <w:rPr>
            <w:noProof/>
          </w:rPr>
          <w:drawing>
            <wp:inline distT="0" distB="0" distL="0" distR="0">
              <wp:extent cx="1839906" cy="3272849"/>
              <wp:effectExtent l="0" t="0" r="8255" b="3810"/>
              <wp:docPr id="2" name="图片 2" descr="http://192.168.43.1:33455/static/cutimage/ts1524732037/storage/emulated/0/DCIM/Screenshots/Screenshot_20180426-164035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://192.168.43.1:33455/static/cutimage/ts1524732037/storage/emulated/0/DCIM/Screenshots/Screenshot_20180426-164035.png"/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62118" cy="3312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C75A2" w:rsidRDefault="00EC75A2">
      <w:pPr>
        <w:rPr>
          <w:ins w:id="10" w:author="i" w:date="2018-04-26T16:51:00Z"/>
        </w:rPr>
      </w:pPr>
    </w:p>
    <w:p w:rsidR="00EC75A2" w:rsidRDefault="00EC75A2">
      <w:pPr>
        <w:rPr>
          <w:ins w:id="11" w:author="i" w:date="2018-04-26T16:51:00Z"/>
        </w:rPr>
      </w:pPr>
    </w:p>
    <w:p w:rsidR="00EC75A2" w:rsidRDefault="00EC75A2">
      <w:pPr>
        <w:rPr>
          <w:ins w:id="12" w:author="i" w:date="2018-04-26T16:51:00Z"/>
        </w:rPr>
      </w:pPr>
    </w:p>
    <w:p w:rsidR="00EC75A2" w:rsidRDefault="00EC75A2">
      <w:pPr>
        <w:rPr>
          <w:ins w:id="13" w:author="i" w:date="2018-04-26T16:51:00Z"/>
        </w:rPr>
      </w:pPr>
    </w:p>
    <w:p w:rsidR="00EC75A2" w:rsidRDefault="00EC75A2">
      <w:pPr>
        <w:rPr>
          <w:ins w:id="14" w:author="i" w:date="2018-04-26T16:51:00Z"/>
        </w:rPr>
      </w:pPr>
    </w:p>
    <w:p w:rsidR="00EC75A2" w:rsidRDefault="00EC75A2">
      <w:ins w:id="15" w:author="i" w:date="2018-04-26T16:45:00Z">
        <w:r>
          <w:rPr>
            <w:rFonts w:hint="eastAsia"/>
          </w:rPr>
          <w:t>这</w:t>
        </w:r>
        <w:r>
          <w:t>一</w:t>
        </w:r>
        <w:r>
          <w:rPr>
            <w:rFonts w:hint="eastAsia"/>
          </w:rPr>
          <w:t>列</w:t>
        </w:r>
        <w:r>
          <w:t>命令</w:t>
        </w:r>
      </w:ins>
      <w:ins w:id="16" w:author="i" w:date="2018-04-26T16:46:00Z">
        <w:r>
          <w:t>，</w:t>
        </w:r>
        <w:r>
          <w:rPr>
            <w:rFonts w:hint="eastAsia"/>
          </w:rPr>
          <w:t>滑到底就可以</w:t>
        </w:r>
        <w:r>
          <w:t>看到translate word了</w:t>
        </w:r>
      </w:ins>
    </w:p>
    <w:p w:rsidR="00EC75A2" w:rsidRDefault="00EC75A2">
      <w:pPr>
        <w:rPr>
          <w:ins w:id="17" w:author="i" w:date="2018-04-26T18:41:00Z"/>
        </w:rPr>
      </w:pPr>
      <w:r>
        <w:rPr>
          <w:noProof/>
        </w:rPr>
        <w:drawing>
          <wp:inline distT="0" distB="0" distL="0" distR="0" wp14:anchorId="63DE9B54" wp14:editId="242E6397">
            <wp:extent cx="1684903" cy="2834094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914" cy="28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4E" w:rsidRDefault="00C92C4E">
      <w:pPr>
        <w:rPr>
          <w:ins w:id="18" w:author="i" w:date="2018-04-26T18:41:00Z"/>
        </w:rPr>
      </w:pPr>
    </w:p>
    <w:p w:rsidR="00C92C4E" w:rsidRDefault="00C92C4E">
      <w:pPr>
        <w:rPr>
          <w:ins w:id="19" w:author="i" w:date="2018-04-26T18:41:00Z"/>
        </w:rPr>
      </w:pPr>
    </w:p>
    <w:p w:rsidR="00C92C4E" w:rsidRDefault="00C92C4E">
      <w:pPr>
        <w:rPr>
          <w:ins w:id="20" w:author="i" w:date="2018-04-26T18:41:00Z"/>
        </w:rPr>
      </w:pPr>
    </w:p>
    <w:p w:rsidR="00C92C4E" w:rsidRDefault="00C92C4E">
      <w:pPr>
        <w:rPr>
          <w:ins w:id="21" w:author="i" w:date="2018-04-26T18:41:00Z"/>
        </w:rPr>
      </w:pPr>
    </w:p>
    <w:p w:rsidR="00C92C4E" w:rsidRPr="00C92C4E" w:rsidRDefault="00C92C4E">
      <w:pPr>
        <w:rPr>
          <w:rFonts w:hint="eastAsia"/>
        </w:rPr>
      </w:pPr>
    </w:p>
    <w:sectPr w:rsidR="00C92C4E" w:rsidRPr="00C92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">
    <w15:presenceInfo w15:providerId="None" w15:userId="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A2"/>
    <w:rsid w:val="00574C94"/>
    <w:rsid w:val="007D55BE"/>
    <w:rsid w:val="00C92C4E"/>
    <w:rsid w:val="00DA2C1C"/>
    <w:rsid w:val="00EC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9788"/>
  <w15:chartTrackingRefBased/>
  <w15:docId w15:val="{EE6B92B9-2F5F-418C-9AA4-7CD101D3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</cp:revision>
  <dcterms:created xsi:type="dcterms:W3CDTF">2018-04-26T08:44:00Z</dcterms:created>
  <dcterms:modified xsi:type="dcterms:W3CDTF">2018-04-26T12:16:00Z</dcterms:modified>
</cp:coreProperties>
</file>